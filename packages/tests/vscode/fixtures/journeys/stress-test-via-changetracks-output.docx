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commentsExtended+xml" PartName="/word/commentsExtended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 w14:paraId="094E4355" w14:textId="5E42FFC3">
      <w:r>
        <w:t xml:space="preserve">TaskFlow </w:t>
      </w:r>
      <w:del w:id="1" w:author="ai:bob-martinez" w:date="2026-02-25T00:00:00Z">
        <w:r>
          <w:delText xml:space="preserve">PRD</w:delText>
        </w:r>
      </w:del>
      <w:ins w:id="2" w:author="ai:bob-martinez" w:date="2026-02-25T00:00:00Z">
        <w:r>
          <w:t xml:space="preserve">Product Requirements Document</w:t>
        </w:r>
      </w:ins>
    </w:p>
    <w:p/>
    <w:p w14:paraId="4252082A" w14:textId="72AC52DC">
      <w:r>
        <w:t xml:space="preserve">Version 2.0</w:t>
      </w:r>
      <w:r>
        <w:t xml:space="preserve"> — Review</w:t>
      </w:r>
    </w:p>
    <w:p/>
    <w:p w14:paraId="5EC5B9DB" w14:textId="5AD692ED">
      <w:pPr>
        <w:pStyle w:val="ListParagraph"/>
        <w:numPr>
          <w:ilvl w:val="0"/>
          <w:numId w:val="1"/>
        </w:numPr>
      </w:pPr>
      <w:r>
        <w:t xml:space="preserve">Overview</w:t>
      </w:r>
    </w:p>
    <w:p/>
    <w:p w14:paraId="3B50A47E" w14:textId="036927C6">
      <w:r>
        <w:t xml:space="preserve">TaskFlow is a modern</w:t>
      </w:r>
      <w:r>
        <w:t xml:space="preserve"> task management application designed for distributed teams</w:t>
      </w:r>
      <w:commentRangeStart w:id="0"/>
      <w:commentRangeEnd w:id="0"/>
      <w:r>
        <w:rPr>
          <w:rStyle w:val="CommentReference"/>
        </w:rPr>
        <w:commentReference w:id="0"/>
      </w:r>
      <w:r>
        <w:t xml:space="preserve">. It provides </w:t>
      </w:r>
      <w:del w:id="3" w:author="ai:alice-chen" w:date="2026-02-25T00:00:00Z">
        <w:r>
          <w:delText xml:space="preserve">basic task tracking capabilities</w:delText>
        </w:r>
      </w:del>
      <w:ins w:id="4" w:author="ai:alice-chen" w:date="2026-02-25T00:00:00Z">
        <w:r>
          <w:t xml:space="preserve">comprehensive project management with real-time collaboration</w:t>
        </w:r>
      </w:ins>
      <w:r>
        <w:t xml:space="preserve">.</w:t>
      </w:r>
    </w:p>
    <w:p/>
    <w:p w14:paraId="1BF5BE48" w14:textId="7A3E90C4">
      <w:r>
        <w:t xml:space="preserve">The platform </w:t>
      </w:r>
      <w:del w:id="5" w:author="ai:carol-zhang" w:date="2026-02-25T00:00:00Z">
        <w:r>
          <w:delText xml:space="preserve">integrates with existing enterprise tools like Slack and Jira</w:delText>
        </w:r>
      </w:del>
      <w:ins w:id="6" w:author="ai:carol-zhang" w:date="2026-02-25T00:00:00Z">
        <w:r>
          <w:t xml:space="preserve">supports cross-platform deployment and integrates with existing enterprise tools like Slack and Jira</w:t>
        </w:r>
      </w:ins>
      <w:r>
        <w:t xml:space="preserve">.</w:t>
      </w:r>
    </w:p>
    <w:p/>
    <w:p w14:paraId="1D5B96F9" w14:textId="3EA0C8B3">
      <w:pPr>
        <w:pStyle w:val="ListParagraph"/>
        <w:numPr>
          <w:ilvl w:val="0"/>
          <w:numId w:val="1"/>
        </w:numPr>
      </w:pPr>
      <w:r>
        <w:t xml:space="preserve">Goals</w:t>
      </w:r>
    </w:p>
    <w:p/>
    <w:p w14:paraId="3D5E4D3D" w14:textId="6A2C8DD2">
      <w:r>
        <w:t xml:space="preserve">Our primary objectives for TaskFlow Version 2.0:</w:t>
      </w:r>
    </w:p>
    <w:p/>
    <w:p w14:paraId="1A9D229C" w14:textId="7256C99F">
      <w:pPr>
        <w:pStyle w:val="ListParagraph"/>
        <w:numPr>
          <w:ilvl w:val="0"/>
          <w:numId w:val="1"/>
        </w:numPr>
      </w:pPr>
      <w:r>
        <w:t xml:space="preserve">Provide seamless real-time collaboration </w:t>
      </w:r>
      <w:del w:id="7" w:author="ai:alice-chen" w:date="2026-02-25T00:00:00Z">
        <w:r>
          <w:delText xml:space="preserve">for small teams</w:delText>
        </w:r>
      </w:del>
      <w:ins w:id="8" w:author="ai:alice-chen" w:date="2026-02-25T00:00:00Z">
        <w:r>
          <w:t xml:space="preserve">across organizations of any size</w:t>
        </w:r>
      </w:ins>
    </w:p>
    <w:p w14:paraId="18C28012" w14:textId="396F06A8">
      <w:pPr>
        <w:pStyle w:val="ListParagraph"/>
        <w:numPr>
          <w:ilvl w:val="0"/>
          <w:numId w:val="1"/>
        </w:numPr>
      </w:pPr>
      <w:r>
        <w:t xml:space="preserve">Support </w:t>
      </w:r>
      <w:del w:id="9" w:author="ai:carol-zhang" w:date="2026-02-25T00:00:00Z">
        <w:r>
          <w:delText xml:space="preserve">desktop</w:delText>
        </w:r>
      </w:del>
      <w:ins w:id="10" w:author="ai:carol-zhang" w:date="2026-02-25T00:00:00Z">
        <w:r>
          <w:t xml:space="preserve">mobile-first</w:t>
        </w:r>
      </w:ins>
      <w:r>
        <w:t xml:space="preserve"> workflows with offline capability</w:t>
      </w:r>
    </w:p>
    <w:p/>
    <w:p w14:paraId="38CCCE32" w14:textId="1894E133">
      <w:ins w:id="11" w:author="Unknown Author" w:date="2024-01-15T00:00:00Z">
        <w:r>
          <w:t xml:space="preserve">
- Enable end-to-end encryption for sensitive projects</w:t>
        </w:r>
      </w:ins>
    </w:p>
    <w:p/>
    <w:p w14:paraId="66B5788D" w14:textId="1B228ACA">
      <w:pPr>
        <w:pStyle w:val="ListParagraph"/>
        <w:numPr>
          <w:ilvl w:val="0"/>
          <w:numId w:val="1"/>
        </w:numPr>
      </w:pPr>
      <w:ins w:id="12" w:author="Unknown Author" w:date="2024-01-15T00:00:00Z">
        <w:r>
          <w:t xml:space="preserve">
- Enable end-to-end encryption for sensitive projects</w:t>
        </w:r>
      </w:ins>
    </w:p>
    <w:p w14:paraId="27C894B5" w14:textId="1E9D0645">
      <w:pPr>
        <w:pStyle w:val="ListParagraph"/>
        <w:numPr>
          <w:ilvl w:val="0"/>
          <w:numId w:val="1"/>
        </w:numPr>
      </w:pPr>
      <w:r>
        <w:t xml:space="preserve">Maintain accessibility standards </w:t>
      </w:r>
      <w:del w:id="13" w:author="ai:dave-wilson" w:date="2026-02-25T00:00:00Z">
        <w:r>
          <w:delText xml:space="preserve">(WCAG 2.0 A)</w:delText>
        </w:r>
      </w:del>
      <w:ins w:id="14" w:author="ai:dave-wilson" w:date="2026-02-25T00:00:00Z">
        <w:r>
          <w:t xml:space="preserve">(WCAG 2.1 AA)</w:t>
        </w:r>
      </w:ins>
    </w:p>
    <w:p/>
    <w:p w14:paraId="69ED47A0" w14:textId="08C4ED00">
      <w:del w:id="15" w:author="ai:alice-chen" w:date="2026-02-25T00:00:00Z">
        <w:r>
          <w:delText xml:space="preserve">- Integrate with legacy SOAP-based enterprise systems</w:delText>
        </w:r>
      </w:del>
    </w:p>
    <w:p/>
    <w:p w14:paraId="7459CB2A" w14:textId="6207273C">
      <w:pPr>
        <w:pStyle w:val="ListParagraph"/>
        <w:numPr>
          <w:ilvl w:val="0"/>
          <w:numId w:val="1"/>
        </w:numPr>
      </w:pPr>
      <w:r>
        <w:t xml:space="preserve">Core Features</w:t>
      </w:r>
    </w:p>
    <w:p/>
    <w:p w14:paraId="5DDF8596" w14:textId="6BD8C5A7">
      <w:r>
        <w:t xml:space="preserve">3.1 Task Management</w:t>
      </w:r>
    </w:p>
    <w:p/>
    <w:p w14:paraId="1384F04B" w14:textId="6E72562B">
      <w:r>
        <w:t xml:space="preserve">Users </w:t>
      </w:r>
      <w:del w:id="16" w:author="ai:bob-martinez" w:date="2026-02-25T00:00:00Z">
        <w:r>
          <w:delText xml:space="preserve">can</w:delText>
        </w:r>
      </w:del>
      <w:ins w:id="17" w:author="ai:bob-martinez" w:date="2026-02-25T00:00:00Z">
        <w:r>
          <w:t xml:space="preserve">shall be able to</w:t>
        </w:r>
      </w:ins>
      <w:r>
        <w:t xml:space="preserve"> create, assign, and track tasks with the </w:t>
      </w:r>
      <w:del w:id="18" w:author="ai:alice-chen" w:date="2026-02-25T00:00:00Z">
        <w:r>
          <w:delText xml:space="preserve">following features</w:delText>
        </w:r>
      </w:del>
      <w:ins w:id="19" w:author="ai:alice-chen" w:date="2026-02-25T00:00:00Z">
        <w:r>
          <w:t xml:space="preserve">following capabilities</w:t>
        </w:r>
      </w:ins>
      <w:r>
        <w:t xml:space="preserve">:</w:t>
      </w:r>
    </w:p>
    <w:p/>
    <w:p w14:paraId="69E12727" w14:textId="4D99E393">
      <w:pPr>
        <w:pStyle w:val="ListParagraph"/>
        <w:numPr>
          <w:ilvl w:val="0"/>
          <w:numId w:val="1"/>
        </w:numPr>
      </w:pPr>
      <w:r>
        <w:t xml:space="preserve">Drag-and-drop Kanban boards with </w:t>
      </w:r>
      <w:del w:id="20" w:author="ai:carol-zhang" w:date="2026-02-25T00:00:00Z">
        <w:r>
          <w:delText xml:space="preserve">3 columns</w:delText>
        </w:r>
      </w:del>
      <w:ins w:id="21" w:author="ai:carol-zhang" w:date="2026-02-25T00:00:00Z">
        <w:r>
          <w:t xml:space="preserve">unlimited custom columns</w:t>
        </w:r>
      </w:ins>
    </w:p>
    <w:p w14:paraId="444E60C0" w14:textId="0FFB870D">
      <w:pPr>
        <w:pStyle w:val="ListParagraph"/>
        <w:numPr>
          <w:ilvl w:val="0"/>
          <w:numId w:val="1"/>
        </w:numPr>
      </w:pPr>
      <w:r>
        <w:t xml:space="preserve">Priority levels: </w:t>
      </w:r>
      <w:del w:id="22" w:author="ai:alice-chen" w:date="2026-02-25T00:00:00Z">
        <w:r>
          <w:delText xml:space="preserve">Critical</w:delText>
        </w:r>
      </w:del>
      <w:ins w:id="23" w:author="ai:alice-chen" w:date="2026-02-25T00:00:00Z">
        <w:r>
          <w:rPr>
            <w:b/>
            <w:bCs/>
          </w:rPr>
          <w:t xml:space="preserve">Critical</w:t>
        </w:r>
      </w:ins>
      <w:r>
        <w:t xml:space="preserve">, High, Medium, Low</w:t>
      </w:r>
    </w:p>
    <w:p w14:paraId="6C60C14E" w14:textId="6BCEC90F">
      <w:pPr>
        <w:pStyle w:val="ListParagraph"/>
        <w:numPr>
          <w:ilvl w:val="0"/>
          <w:numId w:val="1"/>
        </w:numPr>
      </w:pPr>
      <w:r>
        <w:t xml:space="preserve">Due date tracking with </w:t>
      </w:r>
      <w:del w:id="24" w:author="ai:dave-wilson" w:date="2026-02-25T00:00:00Z">
        <w:r>
          <w:delText xml:space="preserve">reminder notifications</w:delText>
        </w:r>
      </w:del>
      <w:ins w:id="25" w:author="ai:dave-wilson" w:date="2026-02-25T00:00:00Z">
        <w:r>
          <w:t xml:space="preserve">configurable reminder notifications</w:t>
        </w:r>
      </w:ins>
    </w:p>
    <w:p w14:paraId="6E822BD1" w14:textId="01234409">
      <w:pPr>
        <w:pStyle w:val="ListParagraph"/>
        <w:numPr>
          <w:ilvl w:val="0"/>
          <w:numId w:val="1"/>
        </w:numPr>
      </w:pPr>
      <w:del w:id="26" w:author="ai:bob-martinez" w:date="2026-02-25T00:00:00Z">
        <w:r>
          <w:delText xml:space="preserve">Basic time tracking per task</w:delText>
        </w:r>
      </w:del>
      <w:ins w:id="27" w:author="ai:bob-martinez" w:date="2026-02-25T00:00:00Z">
        <w:r>
          <w:t xml:space="preserve">Advanced time tracking with billable hours and client reporting</w:t>
        </w:r>
      </w:ins>
    </w:p>
    <w:p/>
    <w:p w14:paraId="7DCF1623" w14:textId="38651589">
      <w:r>
        <w:t xml:space="preserve">3.2 Collaboration</w:t>
      </w:r>
    </w:p>
    <w:p/>
    <w:p w14:paraId="0FDF2995" w14:textId="3BDF6318">
      <w:r>
        <w:t xml:space="preserve">Real-time collaboration features include:</w:t>
      </w:r>
    </w:p>
    <w:p/>
    <w:p w14:paraId="07EEB068" w14:textId="577986D6">
      <w:pPr>
        <w:pStyle w:val="ListParagraph"/>
        <w:numPr>
          <w:ilvl w:val="0"/>
          <w:numId w:val="1"/>
        </w:numPr>
      </w:pPr>
      <w:r>
        <w:t xml:space="preserve">Simultaneous editing with </w:t>
      </w:r>
      <w:del w:id="28" w:author="ai:alice-chen" w:date="2026-02-25T00:00:00Z">
        <w:r>
          <w:delText xml:space="preserve">basic conflict resolution</w:delText>
        </w:r>
      </w:del>
      <w:ins w:id="29" w:author="ai:alice-chen" w:date="2026-02-25T00:00:00Z">
        <w:r>
          <w:t xml:space="preserve">operational transform (OT) conflict resolution</w:t>
        </w:r>
      </w:ins>
    </w:p>
    <w:p w14:paraId="03243EA8" w14:textId="137E098E">
      <w:pPr>
        <w:pStyle w:val="ListParagraph"/>
        <w:numPr>
          <w:ilvl w:val="0"/>
          <w:numId w:val="1"/>
        </w:numPr>
      </w:pPr>
      <w:del w:id="30" w:author="ai:carol-zhang" w:date="2026-02-25T00:00:00Z">
        <w:r>
          <w:delText xml:space="preserve">@mentions in comments</w:delText>
        </w:r>
      </w:del>
      <w:ins w:id="31" w:author="ai:carol-zhang" w:date="2026-02-25T00:00:00Z">
        <w:r>
          <w:t xml:space="preserve">@mentions in comments with email notification delivery</w:t>
        </w:r>
      </w:ins>
    </w:p>
    <w:p w14:paraId="5805A590" w14:textId="4FAF5109">
      <w:pPr>
        <w:pStyle w:val="ListParagraph"/>
        <w:numPr>
          <w:ilvl w:val="0"/>
          <w:numId w:val="1"/>
        </w:numPr>
      </w:pPr>
      <w:del w:id="32" w:author="ai:dave-wilson" w:date="2026-02-25T00:00:00Z">
        <w:r>
          <w:delText xml:space="preserve">Thread-based discussions</w:delText>
        </w:r>
      </w:del>
      <w:ins w:id="33" w:author="ai:dave-wilson" w:date="2026-02-25T00:00:00Z">
        <w:r>
          <w:rPr>
            <w:b/>
            <w:bCs/>
          </w:rPr>
          <w:t xml:space="preserve">Thread-based discussions</w:t>
        </w:r>
      </w:ins>
      <w:r>
        <w:t xml:space="preserve"> attached to any task or subtask</w:t>
      </w:r>
    </w:p>
    <w:p w14:paraId="4ECBC0B2" w14:textId="7DDC48F8">
      <w:pPr>
        <w:pStyle w:val="ListParagraph"/>
        <w:numPr>
          <w:ilvl w:val="0"/>
          <w:numId w:val="1"/>
        </w:numPr>
      </w:pPr>
      <w:r>
        <w:t xml:space="preserve">File attachments up to </w:t>
      </w:r>
      <w:del w:id="34" w:author="ai:alice-chen" w:date="2026-02-25T00:00:00Z">
        <w:r>
          <w:delText xml:space="preserve">10MB</w:delText>
        </w:r>
      </w:del>
      <w:ins w:id="35" w:author="ai:alice-chen" w:date="2026-02-25T00:00:00Z">
        <w:r>
          <w:t xml:space="preserve">100MB</w:t>
        </w:r>
      </w:ins>
      <w:r>
        <w:t xml:space="preserve"> per task</w:t>
      </w:r>
    </w:p>
    <w:p w14:paraId="35D0E90D" w14:textId="46B1261D">
      <w:r>
        <w:t xml:space="preserve">  - API Design</w:t>
      </w:r>
    </w:p>
    <w:p/>
    <w:p w14:paraId="662BE529" w14:textId="1EF2A77D">
      <w:r>
        <w:t xml:space="preserve">The </w:t>
      </w:r>
      <w:del w:id="36" w:author="ai:dave-wilson" w:date="2026-02-25T00:00:00Z">
        <w:r>
          <w:delText xml:space="preserve">REST API</w:delText>
        </w:r>
      </w:del>
      <w:ins w:id="37" w:author="ai:dave-wilson" w:date="2026-02-25T00:00:00Z">
        <w:r>
          <w:t xml:space="preserve">API layer</w:t>
        </w:r>
      </w:ins>
      <w:r>
        <w:t xml:space="preserve"> will expose </w:t>
      </w:r>
      <w:del w:id="38" w:author="ai:alice-chen" w:date="2026-02-25T00:00:00Z">
        <w:r>
          <w:delText xml:space="preserve">CRUD operations for all entities</w:delText>
        </w:r>
      </w:del>
      <w:ins w:id="39" w:author="ai:alice-chen" w:date="2026-02-25T00:00:00Z">
        <w:r>
          <w:t xml:space="preserve">both REST endpoints for standard CRUD and GraphQL for complex dashboard queries</w:t>
        </w:r>
      </w:ins>
      <w:r>
        <w:t xml:space="preserve">.</w:t>
      </w:r>
    </w:p>
    <w:p/>
    <w:p w14:paraId="7B2DE206" w14:textId="5B11A17D">
      <w:r>
        <w:t xml:space="preserve">All endpoints </w:t>
      </w:r>
      <w:del w:id="40" w:author="ai:bob-martinez" w:date="2026-02-25T00:00:00Z">
        <w:r>
          <w:delText xml:space="preserve">should</w:delText>
        </w:r>
      </w:del>
      <w:ins w:id="41" w:author="ai:bob-martinez" w:date="2026-02-25T00:00:00Z">
        <w:r>
          <w:t xml:space="preserve">must</w:t>
        </w:r>
      </w:ins>
      <w:r>
        <w:t xml:space="preserve"> be versioned using URL path prefixing </w:t>
      </w:r>
      <w:del w:id="42" w:author="ai:carol-zhang" w:date="2026-02-25T00:00:00Z">
        <w:r>
          <w:delText xml:space="preserve">(/api/v1/)</w:delText>
        </w:r>
      </w:del>
      <w:ins w:id="43" w:author="ai:carol-zhang" w:date="2026-02-25T00:00:00Z">
        <w:r>
          <w:t xml:space="preserve">(/api/v1/)</w:t>
        </w:r>
      </w:ins>
      <w:r>
        <w:t xml:space="preserve">. </w:t>
      </w:r>
      <w:del w:id="44" w:author="ai:dave-wilson" w:date="2026-02-25T00:00:00Z">
        <w:r>
          <w:delText xml:space="preserve">Rate limiting</w:delText>
        </w:r>
      </w:del>
      <w:ins w:id="45" w:author="ai:dave-wilson" w:date="2026-02-25T00:00:00Z">
        <w:r>
          <w:t xml:space="preserve">Rate limiting of 1000 requests per minute per API key</w:t>
        </w:r>
      </w:ins>
      <w:r>
        <w:t xml:space="preserve"> will be enforced at the gateway level.</w:t>
      </w:r>
    </w:p>
    <w:p/>
    <w:p w14:paraId="3B3CF136" w14:textId="7F657E3D">
      <w:r>
        <w:t xml:space="preserve">Authentication tokens </w:t>
      </w:r>
      <w:del w:id="46" w:author="ai:alice-chen" w:date="2026-02-25T00:00:00Z">
        <w:r>
          <w:delText xml:space="preserve">expire after 24 hours</w:delText>
        </w:r>
      </w:del>
      <w:ins w:id="47" w:author="ai:alice-chen" w:date="2026-02-25T00:00:00Z">
        <w:r>
          <w:t xml:space="preserve">expire after 1 hour with automatic refresh</w:t>
        </w:r>
      </w:ins>
      <w:r>
        <w:t xml:space="preserve">.</w:t>
      </w:r>
    </w:p>
    <w:p/>
    <w:p w14:paraId="5D5D5031" w14:textId="6AA05790">
      <w:ins w:id="48" w:author="ai:alice-chen" w:date="2026-02-25T00:00:00Z">
        <w:r>
          <w:t xml:space="preserve">Refresh tokens have a 30-day sliding window expiry.</w:t>
        </w:r>
      </w:ins>
    </w:p>
    <w:p/>
    <w:p w14:paraId="413972ED" w14:textId="468DB0DA">
      <w:del w:id="49" w:author="ai:alice-chen" w:date="2026-02-25T00:00:00Z">
        <w:r>
          <w:delText xml:space="preserve">## 5. Authentication</w:delText>
        </w:r>
      </w:del>
      <w:ins w:id="50" w:author="ai:alice-chen" w:date="2026-02-25T00:00:00Z">
        <w:r>
          <w:t xml:space="preserve">## 5. Security &amp; Authentication</w:t>
        </w:r>
      </w:ins>
    </w:p>
    <w:p/>
    <w:p w14:paraId="1006E630" w14:textId="24E12BE5">
      <w:r>
        <w:t xml:space="preserve">OAuth 2.0</w:t>
      </w:r>
      <w:commentRangeStart w:id="1"/>
      <w:commentRangeEnd w:id="1"/>
      <w:r>
        <w:rPr>
          <w:rStyle w:val="CommentReference"/>
        </w:rPr>
        <w:commentReference w:id="1"/>
      </w:r>
      <w:r>
        <w:t xml:space="preserve"> with PKCE flow </w:t>
      </w:r>
      <w:del w:id="51" w:author="ai:carol-zhang" w:date="2026-02-25T00:00:00Z">
        <w:r>
          <w:delText xml:space="preserve">for all client applications.</w:delText>
        </w:r>
      </w:del>
      <w:ins w:id="52" w:author="ai:carol-zhang" w:date="2026-02-25T00:00:00Z">
        <w:r>
          <w:t xml:space="preserve">for all client applications. Multi-factor authentication (MFA) required for admin accounts.</w:t>
        </w:r>
      </w:ins>
      <w:r>
        <w:t xml:space="preserve"> Session management </w:t>
      </w:r>
      <w:del w:id="53" w:author="ai:dave-wilson" w:date="2026-02-25T00:00:00Z">
        <w:r>
          <w:delText xml:space="preserve">uses cookies</w:delText>
        </w:r>
      </w:del>
      <w:ins w:id="54" w:author="ai:dave-wilson" w:date="2026-02-25T00:00:00Z">
        <w:r>
          <w:t xml:space="preserve">uses secure HTTP-only cookies with SameSite=Strict</w:t>
        </w:r>
      </w:ins>
      <w:r>
        <w:t xml:space="preserve">.</w:t>
      </w:r>
    </w:p>
    <w:p/>
    <w:p w14:paraId="3FE54F16" w14:textId="4DC451AD">
      <w:r>
        <w:t xml:space="preserve">Data encryption:</w:t>
      </w:r>
    </w:p>
    <w:p/>
    <w:p w14:paraId="02C6C3E2" w14:textId="66CBE252">
      <w:pPr>
        <w:pStyle w:val="ListParagraph"/>
        <w:numPr>
          <w:ilvl w:val="0"/>
          <w:numId w:val="1"/>
        </w:numPr>
      </w:pPr>
      <w:r>
        <w:t xml:space="preserve">At rest: </w:t>
      </w:r>
      <w:del w:id="55" w:author="ai:alice-chen" w:date="2026-02-25T00:00:00Z">
        <w:r>
          <w:delText xml:space="preserve">AES-256-GCM</w:delText>
        </w:r>
      </w:del>
      <w:ins w:id="56" w:author="ai:alice-chen" w:date="2026-02-25T00:00:00Z">
        <w:r>
          <w:t xml:space="preserve">AES-256-GCM with customer-managed keys (BYOK)</w:t>
        </w:r>
      </w:ins>
    </w:p>
    <w:p w14:paraId="58813778" w14:textId="59EC59CE">
      <w:pPr>
        <w:pStyle w:val="ListParagraph"/>
        <w:numPr>
          <w:ilvl w:val="0"/>
          <w:numId w:val="1"/>
        </w:numPr>
      </w:pPr>
      <w:r>
        <w:t xml:space="preserve">In transit: TLS </w:t>
      </w:r>
      <w:del w:id="57" w:author="ai:carol-zhang" w:date="2026-02-25T00:00:00Z">
        <w:r>
          <w:delText xml:space="preserve">1.2</w:delText>
        </w:r>
      </w:del>
      <w:ins w:id="58" w:author="ai:carol-zhang" w:date="2026-02-25T00:00:00Z">
        <w:r>
          <w:t xml:space="preserve">1.3</w:t>
        </w:r>
      </w:ins>
      <w:r>
        <w:t xml:space="preserve"> minimum</w:t>
      </w:r>
    </w:p>
    <w:p/>
    <w:p w14:paraId="4485378B" w14:textId="1122B419">
      <w:ins w:id="59" w:author="Unknown Author" w:date="2024-01-15T00:00:00Z">
        <w:r>
          <w:t xml:space="preserve">
- Field-level encryption for PII data</w:t>
        </w:r>
      </w:ins>
    </w:p>
    <w:p/>
    <w:p w14:paraId="1F488396" w14:textId="0CC95106">
      <w:pPr>
        <w:pStyle w:val="ListParagraph"/>
        <w:numPr>
          <w:ilvl w:val="0"/>
          <w:numId w:val="1"/>
        </w:numPr>
      </w:pPr>
      <w:ins w:id="60" w:author="Unknown Author" w:date="2024-01-15T00:00:00Z">
        <w:r>
          <w:t xml:space="preserve">
- Field-level encryption for PII data</w:t>
        </w:r>
      </w:ins>
    </w:p>
    <w:p w14:paraId="777B6EC9" w14:textId="0EAE39EA">
      <w:r>
        <w:t xml:space="preserve">  - Performance Requirements</w:t>
      </w:r>
    </w:p>
    <w:p/>
    <w:p w14:paraId="6402B03B" w14:textId="12B0C38C">
      <w:r>
        <w:t xml:space="preserve">Target latency[^ct-35]: </w:t>
      </w:r>
      <w:del w:id="61" w:author="ai:alice-chen" w:date="2026-02-25T00:00:00Z">
        <w:r>
          <w:delText xml:space="preserve">p95 &lt; 200ms</w:delText>
        </w:r>
      </w:del>
      <w:ins w:id="62" w:author="ai:alice-chen" w:date="2026-02-25T00:00:00Z">
        <w:r>
          <w:t xml:space="preserve">p95 &lt; 300ms</w:t>
        </w:r>
      </w:ins>
      <w:r>
        <w:t xml:space="preserve"> for all API endpoints. </w:t>
      </w:r>
      <w:del w:id="63" w:author="ai:bob-martinez" w:date="2026-02-25T00:00:00Z">
        <w:r>
          <w:delText xml:space="preserve">Database queries must complete within 100ms.</w:delText>
        </w:r>
      </w:del>
      <w:ins w:id="64" w:author="ai:bob-martinez" w:date="2026-02-25T00:00:00Z">
        <w:r>
          <w:t xml:space="preserve">Database queries must complete within 150ms at p99.</w:t>
        </w:r>
      </w:ins>
    </w:p>
    <w:p/>
    <w:p w14:paraId="42389562" w14:textId="0DEB99BB">
      <w:r>
        <w:t xml:space="preserve">Scalability targets:</w:t>
      </w:r>
    </w:p>
    <w:p/>
    <w:p w14:paraId="7A309E6A" w14:textId="6EF59531">
      <w:pPr>
        <w:pStyle w:val="ListParagraph"/>
        <w:numPr>
          <w:ilvl w:val="0"/>
          <w:numId w:val="1"/>
        </w:numPr>
      </w:pPr>
      <w:del w:id="65" w:author="ai:alice-chen" w:date="2026-02-25T00:00:00Z">
        <w:r>
          <w:delText xml:space="preserve">1,000</w:delText>
        </w:r>
      </w:del>
      <w:ins w:id="66" w:author="ai:alice-chen" w:date="2026-02-25T00:00:00Z">
        <w:r>
          <w:t xml:space="preserve">10,000</w:t>
        </w:r>
      </w:ins>
      <w:r>
        <w:t xml:space="preserve"> concurrent users per instance</w:t>
      </w:r>
    </w:p>
    <w:p w14:paraId="67DC67E5" w14:textId="1CE3232C">
      <w:pPr>
        <w:pStyle w:val="ListParagraph"/>
        <w:numPr>
          <w:ilvl w:val="0"/>
          <w:numId w:val="1"/>
        </w:numPr>
      </w:pPr>
      <w:del w:id="67" w:author="ai:dave-wilson" w:date="2026-02-25T00:00:00Z">
        <w:r>
          <w:delText xml:space="preserve">Horizontal scaling via load balancer</w:delText>
        </w:r>
      </w:del>
      <w:ins w:id="68" w:author="ai:dave-wilson" w:date="2026-02-25T00:00:00Z">
        <w:r>
          <w:t xml:space="preserve">Horizontal scaling via Kubernetes auto-scaling with custom HPA metrics</w:t>
        </w:r>
      </w:ins>
    </w:p>
    <w:p/>
    <w:p w14:paraId="1D469BCD" w14:textId="0CF6101B">
      <w:ins w:id="69" w:author="Unknown Author" w:date="2024-01-15T00:00:00Z">
        <w:r>
          <w:t xml:space="preserve">
- CDN-backed static asset delivery with &lt;50ms TTFB</w:t>
        </w:r>
      </w:ins>
    </w:p>
    <w:p/>
    <w:p w14:paraId="6B5268F5" w14:textId="6110EC0C">
      <w:pPr>
        <w:pStyle w:val="ListParagraph"/>
        <w:numPr>
          <w:ilvl w:val="0"/>
          <w:numId w:val="1"/>
        </w:numPr>
      </w:pPr>
      <w:ins w:id="70" w:author="Unknown Author" w:date="2024-01-15T00:00:00Z">
        <w:r>
          <w:t xml:space="preserve">
- CDN-backed static asset delivery with &lt;50ms TTFB</w:t>
        </w:r>
      </w:ins>
    </w:p>
    <w:p w14:paraId="7643A0F7" w14:textId="1ADFA51B">
      <w:pPr>
        <w:pStyle w:val="ListParagraph"/>
        <w:numPr>
          <w:ilvl w:val="0"/>
          <w:numId w:val="1"/>
        </w:numPr>
      </w:pPr>
      <w:r>
        <w:t xml:space="preserve">99.9% uptime SLA </w:t>
      </w:r>
      <w:del w:id="71" w:author="ai:bob-martinez" w:date="2026-02-25T00:00:00Z">
        <w:r>
          <w:delText xml:space="preserve">(measured monthly)</w:delText>
        </w:r>
      </w:del>
      <w:ins w:id="72" w:author="ai:bob-martinez" w:date="2026-02-25T00:00:00Z">
        <w:r>
          <w:t xml:space="preserve">measured over rolling 30-day windows with 5-minute granularity</w:t>
        </w:r>
      </w:ins>
    </w:p>
    <w:p/>
    <w:p w14:paraId="2FB5EE86" w14:textId="06E9FB67">
      <w:del w:id="73" w:author="ai:carol-zhang" w:date="2026-02-25T00:00:00Z">
        <w:r>
          <w:delText xml:space="preserve">## 7. Mobile App</w:delText>
        </w:r>
      </w:del>
      <w:ins w:id="74" w:author="ai:carol-zhang" w:date="2026-02-25T00:00:00Z">
        <w:r>
          <w:t xml:space="preserve">## 7. Mobile &amp; Cross-Platform</w:t>
        </w:r>
      </w:ins>
    </w:p>
    <w:p/>
    <w:p w14:paraId="512AFAF0" w14:textId="72377C4B">
      <w:r>
        <w:t xml:space="preserve">Native </w:t>
      </w:r>
      <w:del w:id="75" w:author="ai:dave-wilson" w:date="2026-02-25T00:00:00Z">
        <w:r>
          <w:delText xml:space="preserve">iOS and Android apps</w:delText>
        </w:r>
      </w:del>
      <w:ins w:id="76" w:author="ai:dave-wilson" w:date="2026-02-25T00:00:00Z">
        <w:r>
          <w:t xml:space="preserve">iOS app (Swift) and Android app (Kotlin)</w:t>
        </w:r>
      </w:ins>
      <w:r>
        <w:t xml:space="preserve"> with </w:t>
      </w:r>
      <w:del w:id="77" w:author="ai:dave-wilson" w:date="2026-02-25T00:00:00Z">
        <w:r>
          <w:delText xml:space="preserve">shared business logic</w:delText>
        </w:r>
      </w:del>
      <w:ins w:id="78" w:author="ai:dave-wilson" w:date="2026-02-25T00:00:00Z">
        <w:r>
          <w:t xml:space="preserve">domain layer via Kotlin Multiplatform</w:t>
        </w:r>
      </w:ins>
      <w:r>
        <w:t xml:space="preserve">.</w:t>
      </w:r>
    </w:p>
    <w:p/>
    <w:p w14:paraId="108FBF67" w14:textId="0F99E6DB">
      <w:r>
        <w:t xml:space="preserve">Mobile-specific features:</w:t>
      </w:r>
    </w:p>
    <w:p/>
    <w:p w14:paraId="2D5D1B64" w14:textId="7E3043B8">
      <w:pPr>
        <w:pStyle w:val="ListParagraph"/>
        <w:numPr>
          <w:ilvl w:val="0"/>
          <w:numId w:val="1"/>
        </w:numPr>
      </w:pPr>
      <w:r>
        <w:t xml:space="preserve">Offline mode with </w:t>
      </w:r>
      <w:del w:id="79" w:author="ai:bob-martinez" w:date="2026-02-25T00:00:00Z">
        <w:r>
          <w:delText xml:space="preserve">manual sync</w:delText>
        </w:r>
      </w:del>
      <w:ins w:id="80" w:author="ai:bob-martinez" w:date="2026-02-25T00:00:00Z">
        <w:r>
          <w:t xml:space="preserve">automatic background sync and conflict resolution</w:t>
        </w:r>
      </w:ins>
    </w:p>
    <w:p w14:paraId="442B262E" w14:textId="7D18068D">
      <w:pPr>
        <w:pStyle w:val="ListParagraph"/>
        <w:numPr>
          <w:ilvl w:val="0"/>
          <w:numId w:val="1"/>
        </w:numPr>
      </w:pPr>
      <w:r>
        <w:t xml:space="preserve">Push notifications via </w:t>
      </w:r>
      <w:del w:id="81" w:author="ai:carol-zhang" w:date="2026-02-25T00:00:00Z">
        <w:r>
          <w:delText xml:space="preserve">Firebase</w:delText>
        </w:r>
      </w:del>
      <w:ins w:id="82" w:author="ai:carol-zhang" w:date="2026-02-25T00:00:00Z">
        <w:r>
          <w:t xml:space="preserve">APNs (iOS) and FCM (Android)</w:t>
        </w:r>
      </w:ins>
    </w:p>
    <w:p/>
    <w:p w14:paraId="273B5C3C" w14:textId="0F7FA8AB">
      <w:ins w:id="83" w:author="Unknown Author" w:date="2024-01-15T00:00:00Z">
        <w:r>
          <w:t xml:space="preserve">
- Biometric authentication (Face ID, Touch ID, fingerprint)</w:t>
        </w:r>
      </w:ins>
    </w:p>
    <w:p/>
    <w:p w14:paraId="14F9E77A" w14:textId="3A34E343">
      <w:pPr>
        <w:pStyle w:val="ListParagraph"/>
        <w:numPr>
          <w:ilvl w:val="0"/>
          <w:numId w:val="1"/>
        </w:numPr>
      </w:pPr>
      <w:ins w:id="84" w:author="Unknown Author" w:date="2024-01-15T00:00:00Z">
        <w:r>
          <w:t xml:space="preserve">
- Biometric authentication (Face ID, Touch ID, fingerprint)</w:t>
        </w:r>
      </w:ins>
    </w:p>
    <w:p w14:paraId="3CEF9D24" w14:textId="729960E7">
      <w:pPr>
        <w:pStyle w:val="ListParagraph"/>
        <w:numPr>
          <w:ilvl w:val="0"/>
          <w:numId w:val="1"/>
        </w:numPr>
      </w:pPr>
      <w:del w:id="85" w:author="ai:carol-zhang" w:date="2026-02-25T00:00:00Z">
        <w:r>
          <w:delText xml:space="preserve">Adaptive layouts</w:delText>
        </w:r>
      </w:del>
      <w:ins w:id="86" w:author="ai:carol-zhang" w:date="2026-02-25T00:00:00Z">
        <w:r>
          <w:rPr>
            <w:i/>
            <w:iCs/>
          </w:rPr>
          <w:t xml:space="preserve">Adaptive layouts</w:t>
        </w:r>
      </w:ins>
      <w:r>
        <w:t xml:space="preserve"> for tablets and foldable devices</w:t>
      </w:r>
    </w:p>
    <w:p w14:paraId="19853FB0" w14:textId="4464A65E">
      <w:r>
        <w:t xml:space="preserve">  - Testing Strategy</w:t>
      </w:r>
    </w:p>
    <w:p/>
    <w:p w14:paraId="406F4E3B" w14:textId="02ECCA0E">
      <w:r>
        <w:t xml:space="preserve">Testing requirements</w:t>
      </w:r>
      <w:commentRangeStart w:id="2"/>
      <w:commentRangeEnd w:id="2"/>
      <w:r>
        <w:rPr>
          <w:rStyle w:val="CommentReference"/>
        </w:rPr>
        <w:commentReference w:id="2"/>
      </w:r>
      <w:r>
        <w:t xml:space="preserve"> for the MVP release:</w:t>
      </w:r>
    </w:p>
    <w:p/>
    <w:p w14:paraId="05C7D88F" w14:textId="319BB26D">
      <w:pPr>
        <w:pStyle w:val="ListParagraph"/>
        <w:numPr>
          <w:ilvl w:val="0"/>
          <w:numId w:val="1"/>
        </w:numPr>
      </w:pPr>
      <w:r>
        <w:t xml:space="preserve">Unit test coverage: </w:t>
      </w:r>
      <w:del w:id="87" w:author="ai:alice-chen" w:date="2026-02-25T00:00:00Z">
        <w:r>
          <w:delText xml:space="preserve">&gt;70%</w:delText>
        </w:r>
      </w:del>
      <w:ins w:id="88" w:author="ai:alice-chen" w:date="2026-02-25T00:00:00Z">
        <w:r>
          <w:t xml:space="preserve">&gt;85%</w:t>
        </w:r>
      </w:ins>
      <w:r>
        <w:t xml:space="preserve"> for core business logic</w:t>
      </w:r>
    </w:p>
    <w:p w14:paraId="0541E863" w14:textId="0A823E7D">
      <w:pPr>
        <w:pStyle w:val="ListParagraph"/>
        <w:numPr>
          <w:ilvl w:val="0"/>
          <w:numId w:val="1"/>
        </w:numPr>
      </w:pPr>
      <w:r>
        <w:t xml:space="preserve">Integration tests for </w:t>
      </w:r>
      <w:del w:id="89" w:author="ai:bob-martinez" w:date="2026-02-25T00:00:00Z">
        <w:r>
          <w:delText xml:space="preserve">all API endpoints</w:delText>
        </w:r>
      </w:del>
      <w:ins w:id="90" w:author="ai:bob-martinez" w:date="2026-02-25T00:00:00Z">
        <w:r>
          <w:t xml:space="preserve">all API endpoints and webhook handlers</w:t>
        </w:r>
      </w:ins>
    </w:p>
    <w:p/>
    <w:p w14:paraId="7095EFFD" w14:textId="78965404">
      <w:ins w:id="91" w:author="Unknown Author" w:date="2024-01-15T00:00:00Z">
        <w:r>
          <w:t xml:space="preserve">
- End-to-end tests using Playwright for critical user journeys</w:t>
        </w:r>
      </w:ins>
    </w:p>
    <w:p/>
    <w:p w14:paraId="7905EAE1" w14:textId="6E8602DD">
      <w:pPr>
        <w:pStyle w:val="ListParagraph"/>
        <w:numPr>
          <w:ilvl w:val="0"/>
          <w:numId w:val="1"/>
        </w:numPr>
      </w:pPr>
      <w:ins w:id="92" w:author="Unknown Author" w:date="2024-01-15T00:00:00Z">
        <w:r>
          <w:t xml:space="preserve">
- End-to-end tests using Playwright for critical user journeys</w:t>
        </w:r>
      </w:ins>
    </w:p>
    <w:p w14:paraId="73DF13C7" w14:textId="4FCC58A4">
      <w:pPr>
        <w:pStyle w:val="ListParagraph"/>
        <w:numPr>
          <w:ilvl w:val="0"/>
          <w:numId w:val="1"/>
        </w:numPr>
      </w:pPr>
      <w:r>
        <w:t xml:space="preserve">Performance testing: </w:t>
      </w:r>
      <w:del w:id="93" w:author="ai:alice-chen" w:date="2026-02-25T00:00:00Z">
        <w:r>
          <w:delText xml:space="preserve">load tests</w:delText>
        </w:r>
      </w:del>
      <w:ins w:id="94" w:author="ai:alice-chen" w:date="2026-02-25T00:00:00Z">
        <w:r>
          <w:rPr>
            <w:b/>
            <w:bCs/>
          </w:rPr>
          <w:t xml:space="preserve">load tests</w:t>
        </w:r>
      </w:ins>
      <w:r>
        <w:t xml:space="preserve"> simulating </w:t>
      </w:r>
      <w:del w:id="95" w:author="ai:alice-chen" w:date="2026-02-25T00:00:00Z">
        <w:r>
          <w:delText xml:space="preserve">100</w:delText>
        </w:r>
      </w:del>
      <w:ins w:id="96" w:author="ai:alice-chen" w:date="2026-02-25T00:00:00Z">
        <w:r>
          <w:t xml:space="preserve">1000</w:t>
        </w:r>
      </w:ins>
      <w:r>
        <w:t xml:space="preserve"> concurrent users</w:t>
      </w:r>
    </w:p>
    <w:p w14:paraId="627BD4BC" w14:textId="3A41D030">
      <w:pPr>
        <w:pStyle w:val="ListParagraph"/>
        <w:numPr>
          <w:ilvl w:val="0"/>
          <w:numId w:val="1"/>
        </w:numPr>
      </w:pPr>
      <w:del w:id="97" w:author="ai:bob-martinez" w:date="2026-02-25T00:00:00Z">
        <w:r>
          <w:delText xml:space="preserve">Manual QA checklist for each release</w:delText>
        </w:r>
      </w:del>
      <w:ins w:id="98" w:author="ai:bob-martinez" w:date="2026-02-25T00:00:00Z">
        <w:r>
          <w:t xml:space="preserve">Automated regression suite replacing manual QA checklist</w:t>
        </w:r>
      </w:ins>
    </w:p>
    <w:p w14:paraId="1283D996" w14:textId="48672AC1">
      <w:r>
        <w:t xml:space="preserve">  - Deployment</w:t>
      </w:r>
    </w:p>
    <w:p/>
    <w:p w14:paraId="60E4F073" w14:textId="641CF298">
      <w:del w:id="99" w:author="ai:bob-martinez" w:date="2026-02-25T00:00:00Z">
        <w:r>
          <w:delText xml:space="preserve">Blue-green deployment</w:delText>
        </w:r>
      </w:del>
      <w:ins w:id="100" w:author="ai:bob-martinez" w:date="2026-02-25T00:00:00Z">
        <w:r>
          <w:t xml:space="preserve">Canary deployment</w:t>
        </w:r>
      </w:ins>
      <w:r>
        <w:t xml:space="preserve"> strategy with </w:t>
      </w:r>
      <w:del w:id="101" w:author="ai:alice-chen" w:date="2026-02-25T00:00:00Z">
        <w:r>
          <w:delText xml:space="preserve">manual rollback capability</w:delText>
        </w:r>
      </w:del>
      <w:ins w:id="102" w:author="ai:alice-chen" w:date="2026-02-25T00:00:00Z">
        <w:r>
          <w:t xml:space="preserve">automated rollback triggered by error rate thresholds</w:t>
        </w:r>
      </w:ins>
      <w:r>
        <w:t xml:space="preserve">.</w:t>
      </w:r>
    </w:p>
    <w:p/>
    <w:p w14:paraId="74AE4EDF" w14:textId="52BB0083">
      <w:ins w:id="103" w:author="ai:carol-zhang" w:date="2026-02-25T00:00:00Z">
        <w:r>
          <w:t xml:space="preserve">Deployment windows: weekdays 10am-4pm ET only.</w:t>
        </w:r>
      </w:ins>
    </w:p>
    <w:p/>
    <w:p w14:paraId="2C485915" w14:textId="3446C595">
      <w:r>
        <w:t xml:space="preserve">Infrastructure:</w:t>
      </w:r>
    </w:p>
    <w:p/>
    <w:p w14:paraId="79384DC1" w14:textId="36E604F7">
      <w:pPr>
        <w:pStyle w:val="ListParagraph"/>
        <w:numPr>
          <w:ilvl w:val="0"/>
          <w:numId w:val="1"/>
        </w:numPr>
      </w:pPr>
      <w:del w:id="104" w:author="ai:dave-wilson" w:date="2026-02-25T00:00:00Z">
        <w:r>
          <w:delText xml:space="preserve">AWS EC2 instances</w:delText>
        </w:r>
      </w:del>
      <w:ins w:id="105" w:author="ai:dave-wilson" w:date="2026-02-25T00:00:00Z">
        <w:r>
          <w:t xml:space="preserve">AWS EKS (Kubernetes) with Fargate serverless compute</w:t>
        </w:r>
      </w:ins>
    </w:p>
    <w:p w14:paraId="35610CF5" w14:textId="293ED355">
      <w:pPr>
        <w:pStyle w:val="ListParagraph"/>
        <w:numPr>
          <w:ilvl w:val="0"/>
          <w:numId w:val="1"/>
        </w:numPr>
      </w:pPr>
      <w:r>
        <w:t xml:space="preserve">CI/CD via </w:t>
      </w:r>
      <w:del w:id="106" w:author="ai:bob-martinez" w:date="2026-02-25T00:00:00Z">
        <w:r>
          <w:delText xml:space="preserve">Jenkins</w:delText>
        </w:r>
      </w:del>
      <w:ins w:id="107" w:author="ai:bob-martinez" w:date="2026-02-25T00:00:00Z">
        <w:r>
          <w:t xml:space="preserve">GitHub Actions</w:t>
        </w:r>
      </w:ins>
      <w:r>
        <w:t xml:space="preserve"> with </w:t>
      </w:r>
      <w:del w:id="108" w:author="ai:bob-martinez" w:date="2026-02-25T00:00:00Z">
        <w:r>
          <w:delText xml:space="preserve">automated testing gates</w:delText>
        </w:r>
      </w:del>
      <w:ins w:id="109" w:author="ai:bob-martinez" w:date="2026-02-25T00:00:00Z">
        <w:r>
          <w:t xml:space="preserve">mandatory code review and automated testing gates</w:t>
        </w:r>
      </w:ins>
    </w:p>
    <w:p w14:paraId="033B323F" w14:textId="1DBED16F">
      <w:pPr>
        <w:pStyle w:val="ListParagraph"/>
        <w:numPr>
          <w:ilvl w:val="0"/>
          <w:numId w:val="1"/>
        </w:numPr>
      </w:pPr>
      <w:r>
        <w:t xml:space="preserve">Monitoring: </w:t>
      </w:r>
      <w:del w:id="110" w:author="ai:dave-wilson" w:date="2026-02-25T00:00:00Z">
        <w:r>
          <w:delText xml:space="preserve">CloudWatch</w:delText>
        </w:r>
      </w:del>
      <w:ins w:id="111" w:author="ai:dave-wilson" w:date="2026-02-25T00:00:00Z">
        <w:r>
          <w:t xml:space="preserve">Datadog APM + Sentry error tracking</w:t>
        </w:r>
      </w:ins>
    </w:p>
    <w:p/>
    <w:p w14:paraId="586A758D" w14:textId="03EC938D">
      <w:ins w:id="112" w:author="Unknown Author" w:date="2024-01-15T00:00:00Z">
        <w:r>
          <w:t xml:space="preserve">
- Infrastructure as Code using Terraform with state locking</w:t>
        </w:r>
      </w:ins>
    </w:p>
    <w:p/>
    <w:p w14:paraId="41DE6534" w14:textId="40318C04">
      <w:pPr>
        <w:pStyle w:val="ListParagraph"/>
        <w:numPr>
          <w:ilvl w:val="0"/>
          <w:numId w:val="1"/>
        </w:numPr>
      </w:pPr>
      <w:ins w:id="113" w:author="Unknown Author" w:date="2024-01-15T00:00:00Z">
        <w:r>
          <w:t xml:space="preserve">
- Infrastructure as Code using Terraform with state locking</w:t>
        </w:r>
      </w:ins>
    </w:p>
    <w:p w14:paraId="6249F8C6" w14:textId="64D62FDA">
      <w:r>
        <w:t xml:space="preserve">  - Release Plan</w:t>
      </w:r>
    </w:p>
    <w:p/>
    <w:p w14:paraId="706689B9" w14:textId="7196CCC9">
      <w:r>
        <w:t xml:space="preserve">Phase 1 (</w:t>
      </w:r>
      <w:del w:id="114" w:author="ai:alice-chen" w:date="2026-02-25T00:00:00Z">
        <w:r>
          <w:delText xml:space="preserve">Q1 2026</w:delText>
        </w:r>
      </w:del>
      <w:ins w:id="115" w:author="ai:alice-chen" w:date="2026-02-25T00:00:00Z">
        <w:r>
          <w:t xml:space="preserve">Q2 2026</w:t>
        </w:r>
      </w:ins>
      <w:r>
        <w:t xml:space="preserve">): Core task management and collaboration features.</w:t>
      </w:r>
    </w:p>
    <w:p/>
    <w:p w14:paraId="2074AC43" w14:textId="3E6AC8DF">
      <w:r>
        <w:t xml:space="preserve">Phase 2 (</w:t>
      </w:r>
      <w:del w:id="116" w:author="ai:alice-chen" w:date="2026-02-25T00:00:00Z">
        <w:r>
          <w:delText xml:space="preserve">Q2 2026</w:delText>
        </w:r>
      </w:del>
      <w:ins w:id="117" w:author="ai:alice-chen" w:date="2026-02-25T00:00:00Z">
        <w:r>
          <w:t xml:space="preserve">Q3 2026</w:t>
        </w:r>
      </w:ins>
      <w:r>
        <w:t xml:space="preserve">): Mobile apps, </w:t>
      </w:r>
      <w:del w:id="118" w:author="ai:bob-martinez" w:date="2026-02-25T00:00:00Z">
        <w:r>
          <w:delText xml:space="preserve">basic analytics</w:delText>
        </w:r>
      </w:del>
      <w:ins w:id="119" w:author="ai:bob-martinez" w:date="2026-02-25T00:00:00Z">
        <w:r>
          <w:t xml:space="preserve">advanced analytics dashboard with custom reports</w:t>
        </w:r>
      </w:ins>
      <w:r>
        <w:t xml:space="preserve">, and enterprise SSO.</w:t>
      </w:r>
    </w:p>
    <w:p/>
    <w:p w14:paraId="772EFCD1" w14:textId="7B9F1464">
      <w:r>
        <w:t xml:space="preserve">Phase 3 (</w:t>
      </w:r>
      <w:del w:id="120" w:author="ai:carol-zhang" w:date="2026-02-25T00:00:00Z">
        <w:r>
          <w:delText xml:space="preserve">Q3 2026</w:delText>
        </w:r>
      </w:del>
      <w:ins w:id="121" w:author="ai:carol-zhang" w:date="2026-02-25T00:00:00Z">
        <w:r>
          <w:t xml:space="preserve">Q4 2026</w:t>
        </w:r>
      </w:ins>
      <w:r>
        <w:t xml:space="preserve">): </w:t>
      </w:r>
      <w:del w:id="122" w:author="ai:carol-zhang" w:date="2026-02-25T00:00:00Z">
        <w:r>
          <w:delText xml:space="preserve">API marketplace and third-party integrations.</w:delText>
        </w:r>
      </w:del>
      <w:ins w:id="123" w:author="ai:carol-zhang" w:date="2026-02-25T00:00:00Z">
        <w:r>
          <w:t xml:space="preserve">Plugin ecosystem, API marketplace, and white-label enterprise offering.</w:t>
        </w:r>
      </w:ins>
    </w:p>
    <w:p/>
    <w:p w14:paraId="4613A395" w14:textId="2AD7FD2F">
      <w:pPr>
        <w:pStyle w:val="ListParagraph"/>
        <w:numPr>
          <w:ilvl w:val="0"/>
          <w:numId w:val="1"/>
        </w:numPr>
      </w:pPr>
      <w:r>
        <w:t xml:space="preserve">Technical Decisions</w:t>
      </w:r>
    </w:p>
    <w:p/>
    <w:p w14:paraId="0F69FAC8" w14:textId="3A26613F">
      <w:del w:id="124" w:author="ai:alice-chen" w:date="2026-02-25T00:00:00Z">
        <w:r>
          <w:delText xml:space="preserve">We will use</w:delText>
        </w:r>
      </w:del>
      <w:ins w:id="125" w:author="ai:alice-chen" w:date="2026-02-25T00:00:00Z">
        <w:r>
          <w:t xml:space="preserve">The team has decided on</w:t>
        </w:r>
      </w:ins>
      <w:r>
        <w:t xml:space="preserve"> </w:t>
      </w:r>
      <w:del w:id="126" w:author="ai:bob-martinez" w:date="2026-02-25T00:00:00Z">
        <w:r>
          <w:delText xml:space="preserve">MongoDB</w:delText>
        </w:r>
      </w:del>
      <w:ins w:id="127" w:author="ai:bob-martinez" w:date="2026-02-25T00:00:00Z">
        <w:r>
          <w:t xml:space="preserve">PostgreSQL</w:t>
        </w:r>
      </w:ins>
      <w:r>
        <w:t xml:space="preserve"> as the </w:t>
      </w:r>
      <w:del w:id="128" w:author="ai:carol-zhang" w:date="2026-02-25T00:00:00Z">
        <w:r>
          <w:delText xml:space="preserve">primary database</w:delText>
        </w:r>
      </w:del>
      <w:ins w:id="129" w:author="ai:carol-zhang" w:date="2026-02-25T00:00:00Z">
        <w:r>
          <w:t xml:space="preserve">primary data store</w:t>
        </w:r>
      </w:ins>
      <w:r>
        <w:t xml:space="preserve">, with </w:t>
      </w:r>
      <w:del w:id="130" w:author="ai:dave-wilson" w:date="2026-02-25T00:00:00Z">
        <w:r>
          <w:delText xml:space="preserve">Elasticsearch</w:delText>
        </w:r>
      </w:del>
      <w:ins w:id="131" w:author="ai:dave-wilson" w:date="2026-02-25T00:00:00Z">
        <w:r>
          <w:t xml:space="preserve">Meilisearch</w:t>
        </w:r>
      </w:ins>
      <w:r>
        <w:t xml:space="preserve"> for full-text search and </w:t>
      </w:r>
      <w:del w:id="132" w:author="ai:alice-chen" w:date="2026-02-25T00:00:00Z">
        <w:r>
          <w:delText xml:space="preserve">Redis</w:delText>
        </w:r>
      </w:del>
      <w:ins w:id="133" w:author="ai:alice-chen" w:date="2026-02-25T00:00:00Z">
        <w:r>
          <w:t xml:space="preserve">Valkey</w:t>
        </w:r>
      </w:ins>
      <w:r>
        <w:t xml:space="preserve"> for caching.</w:t>
      </w:r>
    </w:p>
    <w:p/>
    <w:p w14:paraId="2560FF20" w14:textId="259AE976">
      <w:r>
        <w:t xml:space="preserve">The system </w:t>
      </w:r>
      <w:del w:id="134" w:author="ai:bob-martinez" w:date="2026-02-25T00:00:00Z">
        <w:r>
          <w:delText xml:space="preserve">handled</w:delText>
        </w:r>
      </w:del>
      <w:ins w:id="135" w:author="ai:bob-martinez" w:date="2026-02-25T00:00:00Z">
        <w:r>
          <w:t xml:space="preserve">handles</w:t>
        </w:r>
      </w:ins>
      <w:r>
        <w:t xml:space="preserve"> up to </w:t>
      </w:r>
      <w:del w:id="136" w:author="ai:carol-zhang" w:date="2026-02-25T00:00:00Z">
        <w:r>
          <w:delText xml:space="preserve">10,000</w:delText>
        </w:r>
      </w:del>
      <w:ins w:id="137" w:author="ai:carol-zhang" w:date="2026-02-25T00:00:00Z">
        <w:r>
          <w:t xml:space="preserve">50,000</w:t>
        </w:r>
      </w:ins>
      <w:r>
        <w:t xml:space="preserve"> concurrent connections per node.</w:t>
      </w:r>
    </w:p>
    <w:p/>
    <w:p w14:paraId="6ECDA5DB" w14:textId="3EE6B0EB">
      <w:r>
        <w:t xml:space="preserve">Data migration strategy:</w:t>
      </w:r>
    </w:p>
    <w:p/>
    <w:p w14:paraId="6ADEAA75" w14:textId="6EA3CD74">
      <w:ins w:id="138" w:author="Unknown Author" w:date="2024-01-15T00:00:00Z">
        <w:r>
          <w:t xml:space="preserve">
All existing customer data will be migrated using a zero-downtime approach. The migration pipeline runs parallel writes to both old and new databases during a 2-week transition period. Rollback is instant via feature flag.</w:t>
        </w:r>
      </w:ins>
    </w:p>
    <w:p/>
    <w:p w14:paraId="23F3FF4F" w14:textId="6CA5CA43">
      <w:ins w:id="139" w:author="Unknown Author" w:date="2024-01-15T00:00:00Z">
        <w:r>
          <w:t xml:space="preserve">
All existing customer data will be migrated using a zero-downtime approach. The migration pipeline runs parallel writes to both old and new databases during a 2-week transition period. Rollback is instant via feature flag.</w:t>
        </w:r>
      </w:ins>
    </w:p>
    <w:p/>
    <w:p w14:paraId="76216072" w14:textId="7A943CBF">
      <w:r>
        <w:t xml:space="preserve">11.1 Architecture Overview</w:t>
      </w:r>
    </w:p>
    <w:p/>
    <w:p w14:paraId="5343A9BF" w14:textId="1A32BC68">
      <w:r>
        <w:t xml:space="preserve">Microservices architecture with </w:t>
      </w:r>
      <w:del w:id="140" w:author="ai:carol-zhang" w:date="2026-02-25T00:00:00Z">
        <w:r>
          <w:delText xml:space="preserve">synchronous REST calls between services</w:delText>
        </w:r>
      </w:del>
      <w:ins w:id="141" w:author="ai:carol-zhang" w:date="2026-02-25T00:00:00Z">
        <w:r>
          <w:t xml:space="preserve">event-driven communication via Apache Kafka</w:t>
        </w:r>
      </w:ins>
      <w:r>
        <w:t xml:space="preserve">. Each service owns its data and exposes </w:t>
      </w:r>
      <w:del w:id="142" w:author="ai:bob-martinez" w:date="2026-02-25T00:00:00Z">
        <w:r>
          <w:delText xml:space="preserve">well-defined contracts</w:delText>
        </w:r>
      </w:del>
      <w:ins w:id="143" w:author="ai:bob-martinez" w:date="2026-02-25T00:00:00Z">
        <w:r>
          <w:rPr>
            <w:b/>
            <w:bCs/>
          </w:rPr>
          <w:t xml:space="preserve">well-defined contracts</w:t>
        </w:r>
      </w:ins>
      <w:r>
        <w:t xml:space="preserve"> via OpenAPI specifications.</w:t>
      </w:r>
    </w:p>
    <w:p/>
    <w:p w14:paraId="2D7A11C8" w14:textId="140B6947">
      <w:pPr>
        <w:pStyle w:val="ListParagraph"/>
        <w:numPr>
          <w:ilvl w:val="0"/>
          <w:numId w:val="1"/>
        </w:numPr>
      </w:pPr>
      <w:r>
        <w:t xml:space="preserve">Approvals</w:t>
      </w:r>
    </w:p>
    <w:p/>
    <w:p w14:paraId="2493FA3C" w14:textId="2C143B39">
      <w:r>
        <w:t xml:space="preserve">This document requires sign-off from:</w:t>
      </w:r>
    </w:p>
    <w:p/>
    <w:p w14:paraId="5D9A1EA9" w14:textId="234B85A5">
      <w:pPr>
        <w:pStyle w:val="ListParagraph"/>
        <w:numPr>
          <w:ilvl w:val="0"/>
          <w:numId w:val="1"/>
        </w:numPr>
      </w:pPr>
      <w:del w:id="144" w:author="ai:alice-chen" w:date="2026-02-25T00:00:00Z">
        <w:r>
          <w:delText xml:space="preserve">Engineering Lead</w:delText>
        </w:r>
      </w:del>
      <w:ins w:id="145" w:author="ai:alice-chen" w:date="2026-02-25T00:00:00Z">
        <w:r>
          <w:t xml:space="preserve">Engineering Lead (Alice Chen)</w:t>
        </w:r>
      </w:ins>
    </w:p>
    <w:p w14:paraId="663BEC31" w14:textId="7E5DEB75">
      <w:pPr>
        <w:pStyle w:val="ListParagraph"/>
        <w:numPr>
          <w:ilvl w:val="0"/>
          <w:numId w:val="1"/>
        </w:numPr>
      </w:pPr>
      <w:del w:id="146" w:author="ai:bob-martinez" w:date="2026-02-25T00:00:00Z">
        <w:r>
          <w:delText xml:space="preserve">Product Manager</w:delText>
        </w:r>
      </w:del>
      <w:ins w:id="147" w:author="ai:bob-martinez" w:date="2026-02-25T00:00:00Z">
        <w:r>
          <w:t xml:space="preserve">Product Manager (Bob Martinez)</w:t>
        </w:r>
      </w:ins>
    </w:p>
    <w:p w14:paraId="77CB64DE" w14:textId="769357FD">
      <w:pPr>
        <w:pStyle w:val="ListParagraph"/>
        <w:numPr>
          <w:ilvl w:val="0"/>
          <w:numId w:val="1"/>
        </w:numPr>
      </w:pPr>
      <w:del w:id="148" w:author="ai:carol-zhang" w:date="2026-02-25T00:00:00Z">
        <w:r>
          <w:delText xml:space="preserve">Security Lead</w:delText>
        </w:r>
      </w:del>
      <w:ins w:id="149" w:author="ai:carol-zhang" w:date="2026-02-25T00:00:00Z">
        <w:r>
          <w:t xml:space="preserve">Security Lead (Carol Zhang)</w:t>
        </w:r>
      </w:ins>
    </w:p>
    <w:p w14:paraId="31BC8E62" w14:textId="114B4BAD">
      <w:pPr>
        <w:pStyle w:val="ListParagraph"/>
        <w:numPr>
          <w:ilvl w:val="0"/>
          <w:numId w:val="1"/>
        </w:numPr>
      </w:pPr>
      <w:del w:id="150" w:author="ai:dave-wilson" w:date="2026-02-25T00:00:00Z">
        <w:r>
          <w:delText xml:space="preserve">DevOps Lead</w:delText>
        </w:r>
      </w:del>
      <w:ins w:id="151" w:author="ai:dave-wilson" w:date="2026-02-25T00:00:00Z">
        <w:r>
          <w:t xml:space="preserve">DevOps Lead (Dave Wilson)</w:t>
        </w:r>
      </w:ins>
    </w:p>
    <w:p/>
    <w:p w14:paraId="38BB7C30" w14:textId="07792E5D">
      <w:del w:id="152" w:author="ai:alice-chen" w:date="2026-02-25T00:00:00Z">
        <w:r>
          <w:delText xml:space="preserve">Document status: DRAFT</w:delText>
        </w:r>
      </w:del>
      <w:ins w:id="153" w:author="ai:alice-chen" w:date="2026-02-25T00:00:00Z">
        <w:r>
          <w:t xml:space="preserve">Document status: UNDER REVIEW - All sections updated per team feedback.</w:t>
        </w:r>
      </w:ins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AI" w:author="ai:carol-zhang" w:date="2026-02-25T00:00:00.000Z">
    <w:p w14:paraId="519689D6" w14:textId="687C0FAE">
      <w:r>
        <w:t xml:space="preserve"/>
      </w:r>
    </w:p>
  </w:comment>
  <w:comment w:id="1" w:initials="AI" w:author="ai:carol-zhang" w:date="2026-02-25T00:00:00.000Z">
    <w:p w14:paraId="78C3C3EC" w14:textId="75638233">
      <w:r>
        <w:t xml:space="preserve">Should we scope this to remote-first teams specifically, or include hybrid?</w:t>
      </w:r>
    </w:p>
  </w:comment>
  <w:comment w:id="2" w:initials="AI" w:author="ai:alice-chen" w:date="2026-02-25T00:00:00.000Z">
    <w:p w14:paraId="63EFEE94" w14:textId="21C2477A">
      <w:r>
        <w:t xml:space="preserve">Good question. I think remote-first is the primary target, but hybrid teams should work too.</w:t>
      </w:r>
    </w:p>
  </w:comment>
  <w:comment w:id="3" w:initials="AI" w:author="ai:bob-martinez" w:date="2026-02-25T00:00:00.000Z">
    <w:p w14:paraId="397E6044" w14:textId="00A792A9">
      <w:r>
        <w:t xml:space="preserve">Agreed — remote-first primary, hybrid supported.</w:t>
      </w:r>
    </w:p>
  </w:comment>
  <w:comment w:id="1" w:initials="AI" w:author="ai:alice-chen" w:date="2026-02-25T00:00:00.000Z">
    <w:p w14:paraId="78C3C3EC" w14:textId="75638233">
      <w:r>
        <w:t xml:space="preserve"/>
      </w:r>
    </w:p>
  </w:comment>
  <w:comment w:id="2" w:initials="AI" w:author="ai:alice-chen" w:date="2026-02-25T00:00:00.000Z">
    <w:p w14:paraId="63EFEE94" w14:textId="21C2477A">
      <w:r>
        <w:t xml:space="preserve">We need to specify the OAuth provider — are we using Auth0 or building custom?</w:t>
      </w:r>
    </w:p>
  </w:comment>
  <w:comment w:id="3" w:initials="AI" w:author="ai:bob-martinez" w:date="2026-02-25T00:00:00.000Z">
    <w:p w14:paraId="397E6044" w14:textId="00A792A9">
      <w:r>
        <w:t xml:space="preserve">Auth0 for MVP. Custom OIDC provider is Phase 2.</w:t>
      </w:r>
    </w:p>
  </w:comment>
  <w:comment w:id="2" w:initials="AI" w:author="ai:alice-chen" w:date="2026-02-25T00:00:00.000Z">
    <w:p w14:paraId="63EFEE94" w14:textId="21C2477A">
      <w:r>
        <w:t xml:space="preserve"/>
      </w:r>
    </w:p>
  </w:comment>
  <w:comment w:id="3" w:initials="AI" w:author="ai:alice-chen" w:date="2026-02-25T00:00:00.000Z">
    <w:p w14:paraId="397E6044" w14:textId="00A792A9">
      <w:r>
        <w:t xml:space="preserve">Do we need load testing for the MVP or can that wait?</w:t>
      </w:r>
    </w:p>
  </w:comment>
  <w:comment w:id="4" w:initials="AI" w:author="ai:carol-zhang" w:date="2026-02-25T00:00:00.000Z">
    <w:p w14:paraId="36F50A24" w14:textId="3FAAD356">
      <w:r>
        <w:t xml:space="preserve">Load testing is critical — we had issues in the last launch. Include it.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519689D6" w15:done="0"/>
  <w15:commentEx w15:paraId="78C3C3EC" w15:paraIdParent="519689D6" w15:done="0"/>
  <w15:commentEx w15:paraId="63EFEE94" w15:paraIdParent="519689D6" w15:done="0"/>
  <w15:commentEx w15:paraId="397E6044" w15:paraIdParent="519689D6" w15:done="0"/>
  <w15:commentEx w15:paraId="2AA89AE0" w15:done="0"/>
  <w15:commentEx w15:paraId="5D27E89D" w15:paraIdParent="2AA89AE0" w15:done="0"/>
  <w15:commentEx w15:paraId="50A7BD4E" w15:paraIdParent="2AA89AE0" w15:done="0"/>
  <w15:commentEx w15:paraId="312F2A79" w15:done="0"/>
  <w15:commentEx w15:paraId="1593F0E8" w15:paraIdParent="312F2A79" w15:done="0"/>
  <w15:commentEx w15:paraId="36F50A24" w15:paraIdParent="312F2A7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microsoft.com/office/2011/relationships/commentsExtended" Target="commentsExtended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ChangeTracks Export</dc:title>
  <dc:creator>ChangeTracks</dc:creator>
  <dc:description>Converted from CriticMarkup by @changetracks/docx</dc:description>
  <cp:lastModifiedBy>Un-named</cp:lastModifiedBy>
  <cp:revision>1</cp:revision>
  <dcterms:created xsi:type="dcterms:W3CDTF">2026-03-06T05:33:54.068Z</dcterms:created>
  <dcterms:modified xsi:type="dcterms:W3CDTF">2026-03-06T05:33:54.068Z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